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shd w:fill="auto" w:val="clear"/>
        <w:spacing w:after="0" w:before="39" w:line="291.99999999999994" w:lineRule="auto"/>
        <w:ind w:left="0" w:right="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Федеральное государственное автономное образовательное учреждение  высшего образования «Национальный исследовательский университет  ИТМО»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shd w:fill="auto" w:val="clear"/>
        <w:spacing w:after="0" w:before="19" w:line="291.99999999999994" w:lineRule="auto"/>
        <w:ind w:left="0" w:right="4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Факультет Программной Инженерии и Компьютерной Техники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________________________________________________________________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shd w:fill="auto" w:val="clear"/>
        <w:spacing w:after="0" w:before="1851" w:line="213" w:lineRule="auto"/>
        <w:ind w:left="0" w:right="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Лабораторная работа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№3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по дисциплине «Основы профессиональной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деятельности»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960755</wp:posOffset>
            </wp:positionH>
            <wp:positionV relativeFrom="paragraph">
              <wp:posOffset>1228725</wp:posOffset>
            </wp:positionV>
            <wp:extent cx="4368165" cy="1600835"/>
            <wp:effectExtent b="0" l="0" r="0" t="0"/>
            <wp:wrapTopAndBottom distB="114300" distT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1600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shd w:fill="auto" w:val="clear"/>
        <w:spacing w:after="0" w:before="0" w:line="240" w:lineRule="auto"/>
        <w:ind w:left="0" w:right="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Вариант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shd w:fill="auto" w:val="clear"/>
        <w:spacing w:after="0" w:before="2737" w:line="240" w:lineRule="auto"/>
        <w:ind w:left="0" w:right="4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Выполнил: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shd w:fill="auto" w:val="clear"/>
        <w:spacing w:after="0" w:before="85" w:line="240" w:lineRule="auto"/>
        <w:ind w:left="0" w:right="4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Студент группы P3112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shd w:fill="auto" w:val="clear"/>
        <w:spacing w:after="0" w:before="80" w:line="240" w:lineRule="auto"/>
        <w:ind w:left="0" w:right="4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Медведев Ярослав Александрович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shd w:fill="auto" w:val="clear"/>
        <w:spacing w:after="0" w:before="49" w:line="240" w:lineRule="auto"/>
        <w:ind w:left="0" w:right="4" w:firstLine="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Преп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одаватель: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shd w:fill="auto" w:val="clear"/>
        <w:spacing w:after="0" w:before="49" w:line="240" w:lineRule="auto"/>
        <w:ind w:left="0" w:right="4" w:firstLine="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Блохина Елена Николаевна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shd w:fill="auto" w:val="clear"/>
        <w:spacing w:after="0" w:before="49" w:line="240" w:lineRule="auto"/>
        <w:ind w:left="0" w:right="4" w:firstLine="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shd w:fill="auto" w:val="clear"/>
        <w:spacing w:after="0" w:before="49" w:line="240" w:lineRule="auto"/>
        <w:ind w:left="0" w:right="4" w:firstLine="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shd w:fill="auto" w:val="clear"/>
        <w:spacing w:after="0" w:before="49" w:line="240" w:lineRule="auto"/>
        <w:ind w:left="0" w:right="4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shd w:fill="auto" w:val="clear"/>
        <w:spacing w:after="0" w:before="27" w:line="240" w:lineRule="auto"/>
        <w:ind w:left="0" w:right="4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г. Санкт-Петербург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shd w:fill="auto" w:val="clear"/>
        <w:spacing w:after="0" w:before="27" w:line="240" w:lineRule="auto"/>
        <w:ind w:left="0" w:right="4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2024</w:t>
      </w:r>
    </w:p>
    <w:p w:rsidR="00000000" w:rsidDel="00000000" w:rsidP="00000000" w:rsidRDefault="00000000" w:rsidRPr="00000000" w14:paraId="0000000F">
      <w:pPr>
        <w:pStyle w:val="Heading1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 w14:paraId="00000010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/>
        <w:drawing>
          <wp:inline distB="0" distT="0" distL="0" distR="0">
            <wp:extent cx="6069330" cy="647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933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/>
        <w:drawing>
          <wp:inline distB="0" distT="0" distL="0" distR="0">
            <wp:extent cx="2676525" cy="29622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jc w:val="center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Ход работы</w:t>
      </w:r>
    </w:p>
    <w:p w:rsidR="00000000" w:rsidDel="00000000" w:rsidP="00000000" w:rsidRDefault="00000000" w:rsidRPr="00000000" w14:paraId="00000029">
      <w:pPr>
        <w:pStyle w:val="Heading3"/>
        <w:jc w:val="center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Текст исходной программы</w:t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59.0" w:type="dxa"/>
        <w:jc w:val="center"/>
        <w:tblLayout w:type="fixed"/>
        <w:tblLook w:val="0600"/>
      </w:tblPr>
      <w:tblGrid>
        <w:gridCol w:w="2265"/>
        <w:gridCol w:w="2265"/>
        <w:gridCol w:w="1514"/>
        <w:gridCol w:w="3015"/>
        <w:tblGridChange w:id="0">
          <w:tblGrid>
            <w:gridCol w:w="2265"/>
            <w:gridCol w:w="2265"/>
            <w:gridCol w:w="1514"/>
            <w:gridCol w:w="30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Адрес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Код команды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Мнемоника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4B1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AF40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LD #40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Прямая загрузка 40-&gt;AC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4B2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0680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SWAB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Обмен старшего и младшего байта AC7…AC0 &lt;-&gt; AC15…AC8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4B3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0500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 сдвигается влево. AC15-&gt;C, 0-&gt;AC0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4B4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EEFB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 (IP-5)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AC-&gt;(IP-5)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4B5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LD #04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Прямая загрузка 04-&gt;AC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4B6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EEF8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 (IP-8)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AC-&gt;(IP-8)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4B7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4EF5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ADD (IP-11)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AC+(IP-11)-&gt;AC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4B8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EEF5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 (IP-11)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AC-&gt;(IP-11)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4B9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ABF4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LD -(IP-12)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(IP-12)-&gt;AC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4BA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0480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 и С сдвигается вправо. C-&gt;AC15, AC0-&gt;C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4BB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F404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BCS IP+04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C==1 THEN IP+04-&gt;IP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4BC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0400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 и C сдвигается влево. C-&gt;AC0, AC15-&gt;C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4BD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7EF2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CMP (IP-14)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Установить флаги по результату AC-(IP-14)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4BE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F801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sdt>
            <w:sdtPr>
              <w:tag w:val="goog_rdk_1"/>
            </w:sdtPr>
            <w:sdtContent>
              <w:p w:rsidR="00000000" w:rsidDel="00000000" w:rsidP="00000000" w:rsidRDefault="00000000" w:rsidRPr="00000000" w14:paraId="00000065">
                <w:pPr>
                  <w:keepNext w:val="0"/>
                  <w:keepLines w:val="0"/>
                  <w:widowControl w:val="0"/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ins w:author="Elena  Blokhina" w:id="0" w:date="2024-02-20T21:05:08Z"/>
                    <w:color w:val="ff0000"/>
                  </w:rPr>
                </w:pPr>
                <w:r w:rsidDel="00000000" w:rsidR="00000000" w:rsidRPr="00000000">
                  <w:rPr>
                    <w:rtl w:val="0"/>
                  </w:rPr>
                  <w:t xml:space="preserve">BLT </w:t>
                </w:r>
                <w:r w:rsidDel="00000000" w:rsidR="00000000" w:rsidRPr="00000000">
                  <w:rPr>
                    <w:color w:val="ff0000"/>
                    <w:rtl w:val="0"/>
                  </w:rPr>
                  <w:t xml:space="preserve">(IP+1)</w:t>
                </w:r>
                <w:sdt>
                  <w:sdtPr>
                    <w:tag w:val="goog_rdk_0"/>
                  </w:sdtPr>
                  <w:sdtContent>
                    <w:ins w:author="Elena  Blokhina" w:id="0" w:date="2024-02-20T21:05:08Z">
                      <w:r w:rsidDel="00000000" w:rsidR="00000000" w:rsidRPr="00000000">
                        <w:rPr>
                          <w:rtl w:val="0"/>
                        </w:rPr>
                      </w:r>
                    </w:ins>
                  </w:sdtContent>
                </w:sdt>
              </w:p>
            </w:sdtContent>
          </w:sdt>
          <w:p w:rsidR="00000000" w:rsidDel="00000000" w:rsidP="00000000" w:rsidRDefault="00000000" w:rsidRPr="00000000" w14:paraId="00000066">
            <w:pPr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tag w:val="goog_rdk_2"/>
              </w:sdtPr>
              <w:sdtContent>
                <w:ins w:author="Elena  Blokhina" w:id="0" w:date="2024-02-20T21:05:08Z">
                  <w:r w:rsidDel="00000000" w:rsidR="00000000" w:rsidRPr="00000000">
                    <w:rPr>
                      <w:rtl w:val="0"/>
                    </w:rPr>
                    <w:t xml:space="preserve">откуда взялся такой адрес??</w:t>
                  </w:r>
                </w:ins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N XOR V==1 THEN IP+01-&gt;IP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4BF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EEF0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 (IP-16)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AC-&gt;(IP-16)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4C0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84AF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LOOP 4AF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4AF-1-&gt;4AF, если M&lt;=0, то IP+1-&gt;IP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4C1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CEF7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JUMP (IP-9)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(IP-9)-&gt;IP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4C2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HLT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Останов. Отключение ТГ, переход в пультовый режим.</w:t>
            </w:r>
          </w:p>
        </w:tc>
      </w:tr>
    </w:tbl>
    <w:p w:rsidR="00000000" w:rsidDel="00000000" w:rsidP="00000000" w:rsidRDefault="00000000" w:rsidRPr="00000000" w14:paraId="00000078">
      <w:pPr>
        <w:pStyle w:val="Heading3"/>
        <w:jc w:val="center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Описание программы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Назначение программы: поиск наибольшего четного элемента одномерного массива длиной 4.</w:t>
      </w:r>
    </w:p>
    <w:p w:rsidR="00000000" w:rsidDel="00000000" w:rsidP="00000000" w:rsidRDefault="00000000" w:rsidRPr="00000000" w14:paraId="0000007A">
      <w:pPr>
        <w:pStyle w:val="Heading4"/>
        <w:jc w:val="center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Расположение в памяти ЭВМ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Расположение программы - [4B1, 4C2].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4AD - исходная переменная x, обозначающая адрес первого элемента массива. (4C3)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4AE - переменная s, указывающая на адрес ячейку текущего элемента массива.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4AF- исходная переменная i, обозначающая размер массива.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4B0 - переменная результата R.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[4C3, 4C6] - исходный массив [x0, …, xi]. (C4BF, F701, 24BD, F001)</w:t>
      </w:r>
    </w:p>
    <w:p w:rsidR="00000000" w:rsidDel="00000000" w:rsidP="00000000" w:rsidRDefault="00000000" w:rsidRPr="00000000" w14:paraId="00000081">
      <w:pPr>
        <w:pStyle w:val="Heading4"/>
        <w:rPr/>
      </w:pPr>
      <w:r w:rsidDel="00000000" w:rsidR="00000000" w:rsidRPr="00000000">
        <w:rPr>
          <w:rtl w:val="0"/>
        </w:rPr>
        <w:t xml:space="preserve">Адрес первой выполняемой команды - 4B1, адрес последней выполняемой команды - 4C2.</w:t>
      </w:r>
    </w:p>
    <w:p w:rsidR="00000000" w:rsidDel="00000000" w:rsidP="00000000" w:rsidRDefault="00000000" w:rsidRPr="00000000" w14:paraId="00000082">
      <w:pPr>
        <w:pStyle w:val="Heading4"/>
        <w:jc w:val="center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Область представления данных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x - знаковое 16-разрядное число, диапазон - [0, 2^16 - 1].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s - знаковое 16-разрядное число, диапазон - [0, 2^16 - 1].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  <w:t xml:space="preserve">i - знаковое 16-разрядное число, диапазон </w:t>
      </w:r>
      <w:r w:rsidDel="00000000" w:rsidR="00000000" w:rsidRPr="00000000">
        <w:rPr>
          <w:b w:val="1"/>
          <w:rtl w:val="0"/>
        </w:rPr>
        <w:t xml:space="preserve">константа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R - знаковое 16-разрядное число, диапазон - [-2^15, 2^15 - 1.]</w:t>
      </w:r>
      <w:sdt>
        <w:sdtPr>
          <w:tag w:val="goog_rdk_3"/>
        </w:sdtPr>
        <w:sdtContent>
          <w:ins w:author="Elena  Blokhina" w:id="1" w:date="2024-02-20T21:05:08Z">
            <w:r w:rsidDel="00000000" w:rsidR="00000000" w:rsidRPr="00000000">
              <w:rPr>
                <w:rtl w:val="0"/>
              </w:rPr>
              <w:t xml:space="preserve"> 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Любой элемент массива [x0, x1, …, xi] - знаковое 16-разрядное число, диапазон - [-2^15, 2^15 - 1].</w:t>
      </w:r>
    </w:p>
    <w:p w:rsidR="00000000" w:rsidDel="00000000" w:rsidP="00000000" w:rsidRDefault="00000000" w:rsidRPr="00000000" w14:paraId="00000088">
      <w:pPr>
        <w:pStyle w:val="Heading4"/>
        <w:jc w:val="center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Область допустимых значений</w:t>
      </w:r>
    </w:p>
    <w:p w:rsidR="00000000" w:rsidDel="00000000" w:rsidP="00000000" w:rsidRDefault="00000000" w:rsidRPr="00000000" w14:paraId="00000089">
      <w:pPr>
        <w:rPr/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x ∈  [0, 1196 - i] U [1219, 2048];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s ∈ [0, 1196] U [1219, 2048];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i ∈ [</w:t>
          </w:r>
        </w:sdtContent>
      </w:sdt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0</w:t>
      </w:r>
      <w:r w:rsidDel="00000000" w:rsidR="00000000" w:rsidRPr="00000000">
        <w:rPr>
          <w:rFonts w:ascii="Arimo" w:cs="Arimo" w:eastAsia="Arimo" w:hAnsi="Arimo"/>
          <w:rtl w:val="0"/>
        </w:rPr>
        <w:t xml:space="preserve">,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R ∈ [-2^15, 2^15 - 2] (может принимать только четные значения);</w:t>
          </w:r>
        </w:sdtContent>
      </w:sdt>
      <w:sdt>
        <w:sdtPr>
          <w:tag w:val="goog_rdk_7"/>
        </w:sdtPr>
        <w:sdtContent>
          <w:ins w:author="Elena  Blokhina" w:id="2" w:date="2024-02-20T21:05:08Z"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 поточнее запишите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Arimo" w:cs="Arimo" w:eastAsia="Arimo" w:hAnsi="Arimo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Для любого k ∈ [0, …, i]: xk ∈ [-2^15, 2^15-1].</w:t>
          </w:r>
        </w:sdtContent>
      </w:sdt>
    </w:p>
    <w:sdt>
      <w:sdtPr>
        <w:tag w:val="goog_rdk_11"/>
      </w:sdtPr>
      <w:sdtContent>
        <w:p w:rsidR="00000000" w:rsidDel="00000000" w:rsidP="00000000" w:rsidRDefault="00000000" w:rsidRPr="00000000" w14:paraId="0000008E">
          <w:pPr>
            <w:pStyle w:val="Heading3"/>
            <w:jc w:val="center"/>
            <w:rPr>
              <w:ins w:author="Elena  Blokhina" w:id="3" w:date="2024-02-20T21:05:08Z"/>
            </w:rPr>
          </w:pPr>
          <w:r w:rsidDel="00000000" w:rsidR="00000000" w:rsidRPr="00000000">
            <w:rPr>
              <w:rtl w:val="0"/>
            </w:rPr>
            <w:t xml:space="preserve">Трассировка</w:t>
          </w:r>
          <w:sdt>
            <w:sdtPr>
              <w:tag w:val="goog_rdk_10"/>
            </w:sdtPr>
            <w:sdtContent>
              <w:ins w:author="Elena  Blokhina" w:id="3" w:date="2024-02-20T21:05:08Z">
                <w:bookmarkStart w:colFirst="0" w:colLast="0" w:name="_heading=h.4d34og8" w:id="7"/>
                <w:bookmarkEnd w:id="7"/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p w:rsidR="00000000" w:rsidDel="00000000" w:rsidP="00000000" w:rsidRDefault="00000000" w:rsidRPr="00000000" w14:paraId="0000008F">
      <w:pPr>
        <w:jc w:val="center"/>
        <w:rPr/>
      </w:pPr>
      <w:sdt>
        <w:sdtPr>
          <w:tag w:val="goog_rdk_12"/>
        </w:sdtPr>
        <w:sdtContent>
          <w:ins w:author="Elena  Blokhina" w:id="3" w:date="2024-02-20T21:05:08Z">
            <w:r w:rsidDel="00000000" w:rsidR="00000000" w:rsidRPr="00000000">
              <w:rPr>
                <w:rtl w:val="0"/>
              </w:rPr>
              <w:t xml:space="preserve">проверьте, что количество разрядов соответствует кол-ву разрядов регистра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59.0" w:type="dxa"/>
        <w:jc w:val="left"/>
        <w:tblLayout w:type="fixed"/>
        <w:tblLook w:val="0600"/>
      </w:tblPr>
      <w:tblGrid>
        <w:gridCol w:w="734"/>
        <w:gridCol w:w="810"/>
        <w:gridCol w:w="661"/>
        <w:gridCol w:w="810"/>
        <w:gridCol w:w="659"/>
        <w:gridCol w:w="780"/>
        <w:gridCol w:w="645"/>
        <w:gridCol w:w="901"/>
        <w:gridCol w:w="824"/>
        <w:gridCol w:w="735"/>
        <w:gridCol w:w="691"/>
        <w:gridCol w:w="809"/>
        <w:tblGridChange w:id="0">
          <w:tblGrid>
            <w:gridCol w:w="734"/>
            <w:gridCol w:w="810"/>
            <w:gridCol w:w="661"/>
            <w:gridCol w:w="810"/>
            <w:gridCol w:w="659"/>
            <w:gridCol w:w="780"/>
            <w:gridCol w:w="645"/>
            <w:gridCol w:w="901"/>
            <w:gridCol w:w="824"/>
            <w:gridCol w:w="735"/>
            <w:gridCol w:w="691"/>
            <w:gridCol w:w="809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Выполняемая команда</w:t>
            </w:r>
          </w:p>
        </w:tc>
        <w:tc>
          <w:tcPr>
            <w:gridSpan w:val="8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Содержимое регистров процессора после выполнения команды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Ячейка, содержимое которой изменилось после выполнения команды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Адрес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Код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NZVC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Адрес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Новый код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AF40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AF40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0040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0040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0040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0680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0680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0680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04B2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0500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0500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04B3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EEFB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EEFB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FFFB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AF04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AF04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EEF8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EEF8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4AF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FFF8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4AF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4EF5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4EF5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4AD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04C3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FFF5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04C7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EEF5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EEF5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4AE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04C7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FFF5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04C7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4AE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04C7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ABF4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ABF4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F001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FFF4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F001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4AE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04C6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04BA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7800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F404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F404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F404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7800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84AF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84AF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4AF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7800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4AF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CEF7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CEF7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04B9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FFF7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7800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ABF4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ABF4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24BD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FFF4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24BD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4AE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04C5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04BA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925E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F404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F404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F404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925E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84AF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84AF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4AF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925E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4AF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CEF7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CEF7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04B9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FFF7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925E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ABF4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ABF4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F701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FFF4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F701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4AE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04C4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04BA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FB80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F404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F404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F404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FB80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84AF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84AF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4AF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FB80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4AF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CEF7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CEF7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04B9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FFF7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FB80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ABF4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ABF4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C4BF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FFF4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C4BF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04BA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C4BF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F404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F404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4BB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F404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E25F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84AF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84AF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4AF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E25F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4C2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04C2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E25F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Style w:val="Heading1"/>
        <w:jc w:val="center"/>
        <w:rPr/>
      </w:pPr>
      <w:bookmarkStart w:colFirst="0" w:colLast="0" w:name="_heading=h.2s8eyo1" w:id="8"/>
      <w:bookmarkEnd w:id="8"/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В ходе выполнения данной лабораторной работы я узнал о косвенной адресации, операторах ветвления, циклах и устройстве массивов в БЭВМ.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98" w:top="1056" w:left="1519" w:right="132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="24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="240" w:lineRule="auto"/>
    </w:pPr>
    <w:rPr>
      <w:b w:val="1"/>
      <w:sz w:val="72"/>
      <w:szCs w:val="72"/>
    </w:rPr>
  </w:style>
  <w:style w:type="paragraph" w:styleId="Normal">
    <w:name w:val="Normal"/>
    <w:qFormat w:val="1"/>
    <w:pPr>
      <w:widowControl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ru-RU"/>
    </w:rPr>
  </w:style>
  <w:style w:type="paragraph" w:styleId="1">
    <w:name w:val="Heading 1"/>
    <w:basedOn w:val="Normal1"/>
    <w:next w:val="Normal1"/>
    <w:qFormat w:val="1"/>
    <w:pPr>
      <w:keepNext w:val="1"/>
      <w:keepLines w:val="1"/>
      <w:pageBreakBefore w:val="0"/>
      <w:spacing w:after="120" w:before="480" w:line="240" w:lineRule="auto"/>
    </w:pPr>
    <w:rPr>
      <w:b w:val="1"/>
      <w:sz w:val="48"/>
      <w:szCs w:val="48"/>
    </w:rPr>
  </w:style>
  <w:style w:type="paragraph" w:styleId="2">
    <w:name w:val="Heading 2"/>
    <w:basedOn w:val="Normal1"/>
    <w:next w:val="Normal1"/>
    <w:qFormat w:val="1"/>
    <w:pPr>
      <w:keepNext w:val="1"/>
      <w:keepLines w:val="1"/>
      <w:pageBreakBefore w:val="0"/>
      <w:spacing w:after="80" w:before="360" w:line="240" w:lineRule="auto"/>
    </w:pPr>
    <w:rPr>
      <w:b w:val="1"/>
      <w:sz w:val="36"/>
      <w:szCs w:val="36"/>
    </w:rPr>
  </w:style>
  <w:style w:type="paragraph" w:styleId="3">
    <w:name w:val="Heading 3"/>
    <w:basedOn w:val="Normal1"/>
    <w:next w:val="Normal1"/>
    <w:qFormat w:val="1"/>
    <w:pPr>
      <w:keepNext w:val="1"/>
      <w:keepLines w:val="1"/>
      <w:pageBreakBefore w:val="0"/>
      <w:spacing w:after="80" w:before="280" w:line="240" w:lineRule="auto"/>
    </w:pPr>
    <w:rPr>
      <w:b w:val="1"/>
      <w:sz w:val="28"/>
      <w:szCs w:val="28"/>
    </w:rPr>
  </w:style>
  <w:style w:type="paragraph" w:styleId="4">
    <w:name w:val="Heading 4"/>
    <w:basedOn w:val="Normal1"/>
    <w:next w:val="Normal1"/>
    <w:qFormat w:val="1"/>
    <w:pPr>
      <w:keepNext w:val="1"/>
      <w:keepLines w:val="1"/>
      <w:pageBreakBefore w:val="0"/>
      <w:spacing w:after="40" w:before="240" w:line="240" w:lineRule="auto"/>
    </w:pPr>
    <w:rPr>
      <w:b w:val="1"/>
      <w:sz w:val="24"/>
      <w:szCs w:val="24"/>
    </w:rPr>
  </w:style>
  <w:style w:type="paragraph" w:styleId="5">
    <w:name w:val="Heading 5"/>
    <w:basedOn w:val="Normal1"/>
    <w:next w:val="Normal1"/>
    <w:qFormat w:val="1"/>
    <w:pPr>
      <w:keepNext w:val="1"/>
      <w:keepLines w:val="1"/>
      <w:pageBreakBefore w:val="0"/>
      <w:spacing w:after="40" w:before="220" w:line="240" w:lineRule="auto"/>
    </w:pPr>
    <w:rPr>
      <w:b w:val="1"/>
      <w:sz w:val="22"/>
      <w:szCs w:val="22"/>
    </w:rPr>
  </w:style>
  <w:style w:type="paragraph" w:styleId="6">
    <w:name w:val="Heading 6"/>
    <w:basedOn w:val="Normal1"/>
    <w:next w:val="Normal1"/>
    <w:qFormat w:val="1"/>
    <w:pPr>
      <w:keepNext w:val="1"/>
      <w:keepLines w:val="1"/>
      <w:pageBreakBefore w:val="0"/>
      <w:spacing w:after="40" w:before="200" w:line="240" w:lineRule="auto"/>
    </w:pPr>
    <w:rPr>
      <w:b w:val="1"/>
      <w:sz w:val="20"/>
      <w:szCs w:val="20"/>
    </w:rPr>
  </w:style>
  <w:style w:type="character" w:styleId="Style8">
    <w:name w:val="Line Number"/>
    <w:rPr/>
  </w:style>
  <w:style w:type="paragraph" w:styleId="Style9">
    <w:name w:val="Заголовок"/>
    <w:basedOn w:val="Normal"/>
    <w:next w:val="Style10"/>
    <w:qFormat w:val="1"/>
    <w:pPr>
      <w:keepNext w:val="1"/>
      <w:spacing w:after="120" w:before="240"/>
    </w:pPr>
    <w:rPr>
      <w:rFonts w:ascii="Arial" w:cs="Lucida Sans" w:eastAsia="Microsoft YaHei" w:hAnsi="Arial"/>
      <w:sz w:val="28"/>
      <w:szCs w:val="28"/>
    </w:rPr>
  </w:style>
  <w:style w:type="paragraph" w:styleId="Style10">
    <w:name w:val="Body Text"/>
    <w:basedOn w:val="Normal"/>
    <w:pPr>
      <w:spacing w:after="140" w:before="0" w:line="276" w:lineRule="auto"/>
    </w:pPr>
    <w:rPr/>
  </w:style>
  <w:style w:type="paragraph" w:styleId="Style11">
    <w:name w:val="List"/>
    <w:basedOn w:val="Style10"/>
    <w:pPr/>
    <w:rPr>
      <w:rFonts w:ascii="Arial" w:cs="Lucida Sans" w:hAnsi="Arial"/>
    </w:rPr>
  </w:style>
  <w:style w:type="paragraph" w:styleId="Style12">
    <w:name w:val="Caption"/>
    <w:basedOn w:val="Normal"/>
    <w:qFormat w:val="1"/>
    <w:pPr>
      <w:suppressLineNumbers w:val="1"/>
      <w:spacing w:after="120" w:before="120"/>
    </w:pPr>
    <w:rPr>
      <w:rFonts w:ascii="Arial" w:cs="Lucida Sans" w:hAnsi="Arial"/>
      <w:i w:val="1"/>
      <w:iCs w:val="1"/>
      <w:sz w:val="24"/>
      <w:szCs w:val="24"/>
    </w:rPr>
  </w:style>
  <w:style w:type="paragraph" w:styleId="Style13">
    <w:name w:val="Указатель"/>
    <w:basedOn w:val="Normal"/>
    <w:qFormat w:val="1"/>
    <w:pPr>
      <w:suppressLineNumbers w:val="1"/>
    </w:pPr>
    <w:rPr>
      <w:rFonts w:ascii="Arial" w:cs="Lucida Sans" w:hAnsi="Arial"/>
    </w:rPr>
  </w:style>
  <w:style w:type="paragraph" w:styleId="Normal1" w:default="1">
    <w:name w:val="LO-normal"/>
    <w:qFormat w:val="1"/>
    <w:pPr>
      <w:widowControl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ru-RU"/>
    </w:rPr>
  </w:style>
  <w:style w:type="paragraph" w:styleId="Style14">
    <w:name w:val="Title"/>
    <w:basedOn w:val="Normal1"/>
    <w:next w:val="Normal1"/>
    <w:qFormat w:val="1"/>
    <w:pPr>
      <w:keepNext w:val="1"/>
      <w:keepLines w:val="1"/>
      <w:pageBreakBefore w:val="0"/>
      <w:spacing w:after="120" w:before="480" w:line="240" w:lineRule="auto"/>
    </w:pPr>
    <w:rPr>
      <w:b w:val="1"/>
      <w:sz w:val="72"/>
      <w:szCs w:val="72"/>
    </w:rPr>
  </w:style>
  <w:style w:type="paragraph" w:styleId="Style15">
    <w:name w:val="Subtitle"/>
    <w:basedOn w:val="Normal1"/>
    <w:next w:val="Normal1"/>
    <w:qFormat w:val="1"/>
    <w:pPr>
      <w:keepNext w:val="1"/>
      <w:keepLines w:val="1"/>
      <w:pageBreakBefore w:val="0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cp6noTR2JnmHzXYl2QRXzm8xCg==">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